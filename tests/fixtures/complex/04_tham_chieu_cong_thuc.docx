
<file path=[Content_Types].xml><?xml version="1.0" encoding="utf-8"?>
<Types xmlns="http://schemas.openxmlformats.org/package/2006/content-types">
  <Default Extension="rels" ContentType="application/vnd.openxmlformats-package.relationships+xml"/>
  <Default Extension="png" ContentType="image/png"/>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document" Target="word/document.xml" Type="http://schemas.openxmlformats.org/officeDocument/2006/relationships/officeDocument"/></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spacing w:before="0" w:after="180" w:line="360" w:lineRule="auto"/>
        <w:jc w:val="left"/>
      </w:pPr>
      <w:r>
        <w:rPr>
          <w:rFonts w:ascii="Arial" w:hAnsi="Arial"/>
          <w:b/>
          <w:sz w:val="32"/>
        </w:rPr>
        <w:t xml:space="preserve">CHƯƠNG 1. ĐỐI TƯỢNG HỌC THUẬT</w:t>
      </w:r>
    </w:p>
    <w:p>
      <w:pPr>
        <w:spacing w:before="0" w:after="180" w:line="360" w:lineRule="auto"/>
        <w:jc w:val="left"/>
      </w:pPr>
      <w:r>
        <w:rPr>
          <w:rFonts w:ascii="Arial" w:hAnsi="Arial"/>
          <w:sz w:val="22"/>
        </w:rPr>
        <w:t xml:space="preserve">1.1 Bảo toàn đối tượng</w:t>
      </w:r>
    </w:p>
    <w:p>
      <w:pPr>
        <w:spacing w:before="0" w:after="180" w:line="360" w:lineRule="auto"/>
        <w:jc w:val="left"/>
      </w:pPr>
      <w:r>
        <w:rPr>
          <w:rFonts w:ascii="Arial" w:hAnsi="Arial"/>
          <w:sz w:val="22"/>
        </w:rPr>
        <w:t xml:space="preserve">Sai số được tính theo công thức: </w:t>
      </w:r>
      <m:oMath>
        <m:f>
          <m:num>
            <m:r>
              <m:t>a + b</m:t>
            </m:r>
          </m:num>
          <m:den>
            <m:r>
              <m:t>n − 1</m:t>
            </m:r>
          </m:den>
        </m:f>
        <m:r>
          <m:t> = ε</m:t>
        </m:r>
      </m:oMath>
    </w:p>
    <w:p>
      <w:pPr>
        <w:spacing w:before="0" w:after="180" w:line="360" w:lineRule="auto"/>
        <w:jc w:val="left"/>
      </w:pPr>
      <w:r>
        <w:rPr>
          <w:rFonts w:ascii="Arial" w:hAnsi="Arial"/>
          <w:sz w:val="22"/>
        </w:rPr>
        <w:t xml:space="preserve">Sơ đồ: tiếp nhận → kiểm chứng → công bố. </w:t>
      </w:r>
      <w:r>
        <w:drawing>
          <wp:inline>
            <wp:extent cx="4572000" cy="1371600"/>
            <wp:docPr id="1" name="Sơ đồ hệ thống"/>
            <a:graphic>
              <a:graphicData uri="http://schemas.openxmlformats.org/drawingml/2006/picture">
                <pic:pic>
                  <pic:nvPicPr>
                    <pic:cNvPr id="0" name="architecture.png"/>
                    <pic:cNvPicPr/>
                  </pic:nvPicPr>
                  <pic:blipFill>
                    <a:blip r:embed="image1"/>
                    <a:stretch>
                      <a:fillRect/>
                    </a:stretch>
                  </pic:blipFill>
                  <pic:spPr>
                    <a:xfrm>
                      <a:off x="0" y="0"/>
                      <a:ext cx="4572000" cy="1371600"/>
                    </a:xfrm>
                    <a:prstGeom prst="rect">
                      <a:avLst/>
                    </a:prstGeom>
                  </pic:spPr>
                </pic:pic>
              </a:graphicData>
            </a:graphic>
          </wp:inline>
        </w:drawing>
      </w:r>
    </w:p>
    <w:p>
      <w:pPr>
        <w:spacing w:before="0" w:after="180" w:line="360" w:lineRule="auto"/>
        <w:jc w:val="left"/>
      </w:pPr>
      <w:bookmarkStart w:id="1" w:name="REF_TEST_01"/>
      <w:r>
        <w:rPr>
          <w:rFonts w:ascii="Arial" w:hAnsi="Arial"/>
          <w:sz w:val="22"/>
        </w:rPr>
        <w:t xml:space="preserve">Vị trí tham chiếu gốc: REF_TEST_01</w:t>
      </w:r>
      <w:bookmarkEnd w:id="1"/>
    </w:p>
    <w:p>
      <w:pPr>
        <w:spacing w:before="0" w:after="180" w:line="360" w:lineRule="auto"/>
        <w:jc w:val="left"/>
      </w:pPr>
      <w:r>
        <w:rPr>
          <w:rFonts w:ascii="Arial" w:hAnsi="Arial"/>
          <w:sz w:val="22"/>
        </w:rPr>
        <w:t xml:space="preserve">Tham chiếu tới vị trí gốc: </w:t>
      </w:r>
      <w:fldSimple w:instr=" REF REF_TEST_01 \h ">
        <w:r>
          <w:rPr>
            <w:rFonts w:ascii="Arial" w:hAnsi="Arial"/>
            <w:sz w:val="22"/>
          </w:rPr>
          <w:t xml:space="preserve"> [chưa cập nhật trường]</w:t>
        </w:r>
      </w:fldSimple>
    </w:p>
    <w:p>
      <w:pPr>
        <w:spacing w:before="0" w:after="180" w:line="360" w:lineRule="auto"/>
        <w:jc w:val="left"/>
      </w:pPr>
      <w:r>
        <w:rPr>
          <w:rFonts w:ascii="Arial" w:hAnsi="Arial"/>
          <w:sz w:val="22"/>
        </w:rPr>
        <w:t xml:space="preserve">Liên kết tham khảo: </w:t>
      </w:r>
      <w:hyperlink r:id="link1">
        <w:r>
          <w:rPr>
            <w:rFonts w:ascii="Arial" w:hAnsi="Arial"/>
            <w:sz w:val="22"/>
          </w:rPr>
          <w:t xml:space="preserve">example.org — dữ liệu thử</w:t>
        </w:r>
      </w:hyperlink>
    </w:p>
    <w:p>
      <w:pPr>
        <w:spacing w:before="0" w:after="180" w:line="360" w:lineRule="auto"/>
        <w:jc w:val="left"/>
      </w:pPr>
      <w:r>
        <w:rPr>
          <w:rFonts w:ascii="Arial" w:hAnsi="Arial"/>
          <w:sz w:val="22"/>
        </w:rPr>
        <w:t xml:space="preserve">Đoạn có footnote cần bảo toàn.</w:t>
      </w:r>
      <w:r>
        <w:footnoteReference w:id="1"/>
      </w:r>
    </w:p>
    <w:p>
      <w:pPr>
        <w:spacing w:before="0" w:after="180" w:line="360" w:lineRule="auto"/>
        <w:jc w:val="left"/>
      </w:pPr>
      <w:r>
        <w:rPr>
          <w:rFonts w:ascii="Arial" w:hAnsi="Arial"/>
          <w:sz w:val="22"/>
        </w:rPr>
        <w:t xml:space="preserve">Đoạn có endnote cần bảo toàn.</w:t>
      </w:r>
      <w:r>
        <w:endnoteReference w:id="1"/>
      </w:r>
    </w:p>
    <w:p>
      <w:pPr>
        <w:spacing w:before="0" w:after="180" w:line="360" w:lineRule="auto"/>
        <w:jc w:val="left"/>
      </w:pPr>
      <w:commentRangeStart w:id="1"/>
      <w:r>
        <w:rPr>
          <w:rFonts w:ascii="Arial" w:hAnsi="Arial"/>
          <w:sz w:val="22"/>
        </w:rPr>
        <w:t xml:space="preserve">Đoạn có bình luận cần giữ nguyên.</w:t>
      </w:r>
      <w:commentRangeEnd w:id="1"/>
      <w:r>
        <w:commentReference w:id="1"/>
      </w:r>
    </w:p>
    <w:p>
      <w:pPr>
        <w:spacing w:before="0" w:after="180" w:line="360" w:lineRule="auto"/>
        <w:jc w:val="left"/>
      </w:pPr>
      <w:r>
        <w:rPr>
          <w:rFonts w:ascii="Arial" w:hAnsi="Arial"/>
          <w:sz w:val="22"/>
        </w:rPr>
        <w:t xml:space="preserve">Lịch sử chỉnh sửa: </w:t>
      </w:r>
      <w:ins w:id="7" w:author="Người kiểm thử" w:date="2026-10-27T00:00:00Z">
        <w:r>
          <w:rPr>
            <w:rFonts w:ascii="Arial" w:hAnsi="Arial"/>
            <w:sz w:val="22"/>
          </w:rPr>
          <w:t xml:space="preserve">phần thêm chưa chấp nhận</w:t>
        </w:r>
      </w:ins>
      <w:del w:id="8" w:author="Người kiểm thử" w:date="2026-10-27T00:00:00Z">
        <w:r>
          <w:delText>phần xóa chưa chấp nhận</w:delText>
        </w:r>
      </w:del>
    </w:p>
    <w:p>
      <w:pPr>
        <w:spacing w:before="0" w:after="180" w:line="360" w:lineRule="auto"/>
        <w:jc w:val="left"/>
      </w:pPr>
      <w:r>
        <w:rPr>
          <w:rFonts w:ascii="Arial" w:hAnsi="Arial"/>
          <w:sz w:val="22"/>
        </w:rPr>
        <w:t xml:space="preserve">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sectPr>
      <w:headerReference w:type="default" r:id="header"/>
      <w:footerReference w:type="default" r:id="footer"/>
      <w:pgSz w:w="11906" w:h="16838"/>
      <w:pgMar w:top="900" w:right="900" w:bottom="900" w:left="1100" w:header="500" w:footer="500" w:gutter="0"/>
    </w:sectPr>
  </w:body>
</w:document>
</file>

<file path=word/comments.xml><?xml version="1.0" encoding="utf-8"?>
<ns0:comments xmlns:ns0="http://schemas.openxmlformats.org/wordprocessingml/2006/main">
  <ns0:comment ns0:id="1" ns0:author="Người kiểm thử" ns0:date="2026-10-27T00:00:00Z">
    <ns0:p>
      <ns0:pPr>
        <ns0:spacing ns0:before="0" ns0:after="180" ns0:line="360" ns0:lineRule="auto"/>
        <ns0:jc ns0:val="left"/>
      </ns0:pPr>
      <ns0:r>
        <ns0:rPr>
          <ns0:rFonts ns0:ascii="Arial" ns0:hAnsi="Arial"/>
          <ns0:sz ns0:val="22"/>
        </ns0:rPr>
        <ns0:t xml:space="preserve">Không xóa bình luận này.</ns0:t>
      </ns0:r>
    </ns0:p>
  </ns0:comment>
</ns0:comments>
</file>

<file path=word/endnotes.xml><?xml version="1.0" encoding="utf-8"?>
<ns0:endnotes xmlns:ns0="http://schemas.openxmlformats.org/wordprocessingml/2006/main">
  <ns0:endnote ns0:id="-1" ns0:type="separator">
    <ns0:p>
      <ns0:r>
        <ns0:separator/>
      </ns0:r>
    </ns0:p>
  </ns0:endnote>
  <ns0:endnote ns0:id="0" ns0:type="continuationSeparator">
    <ns0:p>
      <ns0:r>
        <ns0:continuationSeparator/>
      </ns0:r>
    </ns0:p>
  </ns0:endnote>
  <ns0:endnote ns0:id="1">
    <ns0:p>
      <ns0:pPr>
        <ns0:spacing ns0:before="0" ns0:after="180" ns0:line="360" ns0:lineRule="auto"/>
        <ns0:jc ns0:val="left"/>
      </ns0:pPr>
      <ns0:r>
        <ns0:rPr>
          <ns0:rFonts ns0:ascii="Arial" ns0:hAnsi="Arial"/>
          <ns0:sz ns0:val="22"/>
        </ns0:rPr>
        <ns0:t xml:space="preserve">Ghi chú giả lập: giữ nguyên chữ, ID và quan hệ.</ns0:t>
      </ns0:r>
    </ns0:p>
  </ns0:endnote>
</ns0:endnotes>
</file>

<file path=word/footer1.xml><?xml version="1.0" encoding="utf-8"?>
<ns0:ftr xmlns:ns0="http://schemas.openxmlformats.org/wordprocessingml/2006/main">
  <ns0:p>
    <ns0:pPr>
      <ns0:spacing ns0:before="0" ns0:after="180" ns0:line="360" ns0:lineRule="auto"/>
      <ns0:jc ns0:val="left"/>
    </ns0:pPr>
    <ns0:r>
      <ns0:rPr>
        <ns0:rFonts ns0:ascii="Arial" ns0:hAnsi="Arial"/>
        <ns0:sz ns0:val="18"/>
      </ns0:rPr>
      <ns0:t xml:space="preserve">Trang </ns0:t>
    </ns0:r>
    <ns0:fldSimple ns0:instr="PAGE">
      <ns0:r>
        <ns0:rPr>
          <ns0:rFonts ns0:ascii="Arial" ns0:hAnsi="Arial"/>
          <ns0:sz ns0:val="18"/>
        </ns0:rPr>
        <ns0:t xml:space="preserve">?</ns0:t>
      </ns0:r>
    </ns0:fldSimple>
  </ns0:p>
</ns0:ftr>
</file>

<file path=word/footnotes.xml><?xml version="1.0" encoding="utf-8"?>
<ns0:footnotes xmlns:ns0="http://schemas.openxmlformats.org/wordprocessingml/2006/main">
  <ns0:footnote ns0:id="-1" ns0:type="separator">
    <ns0:p>
      <ns0:r>
        <ns0:separator/>
      </ns0:r>
    </ns0:p>
  </ns0:footnote>
  <ns0:footnote ns0:id="0" ns0:type="continuationSeparator">
    <ns0:p>
      <ns0:r>
        <ns0:continuationSeparator/>
      </ns0:r>
    </ns0:p>
  </ns0:footnote>
  <ns0:footnote ns0:id="1">
    <ns0:p>
      <ns0:pPr>
        <ns0:spacing ns0:before="0" ns0:after="180" ns0:line="360" ns0:lineRule="auto"/>
        <ns0:jc ns0:val="left"/>
      </ns0:pPr>
      <ns0:r>
        <ns0:rPr>
          <ns0:rFonts ns0:ascii="Arial" ns0:hAnsi="Arial"/>
          <ns0:sz ns0:val="22"/>
        </ns0:rPr>
        <ns0:t xml:space="preserve">Ghi chú giả lập: giữ nguyên chữ, ID và quan hệ.</ns0:t>
      </ns0:r>
    </ns0:p>
  </ns0:footnote>
</ns0:footnotes>
</file>

<file path=word/header1.xml><?xml version="1.0" encoding="utf-8"?>
<ns0:hdr xmlns:ns0="http://schemas.openxmlformats.org/wordprocessingml/2006/main">
  <ns0:p>
    <ns0:pPr>
      <ns0:spacing ns0:before="0" ns0:after="180" ns0:line="360" ns0:lineRule="auto"/>
      <ns0:jc ns0:val="left"/>
    </ns0:pPr>
    <ns0:r>
      <ns0:rPr>
        <ns0:rFonts ns0:ascii="Arial" ns0:hAnsi="Arial"/>
        <ns0:sz ns0:val="18"/>
      </ns0:rPr>
      <ns0:t xml:space="preserve">DOCLINT · DỮ LIỆU KIỂM THỬ TỔNG HỢP</ns0:t>
    </ns0:r>
  </ns0:p>
</ns0:hdr>
</file>

<file path=word/numbering.xml><?xml version="1.0" encoding="utf-8"?>
<w:numbering xmlns:w="http://schemas.openxmlformats.org/wordprocessingml/2006/main">
  <w:abstractNum w:abstractNumId="0">
    <w:multiLevelType w:val="singleLevel"/>
    <w:lvl w:ilvl="0">
      <w:start w:val="1"/>
      <w:numFmt w:val="decimal"/>
      <w:lvlText w:val="%1."/>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style>
  <w:style w:type="paragraph" w:styleId="Caption">
    <w:name w:val="caption"/>
    <w:basedOn w:val="Normal"/>
    <w:rPr>
      <w:i/>
      <w:sz w:val="24"/>
    </w:rPr>
  </w:style>
  <w:style w:type="paragraph" w:styleId="TOC1">
    <w:name w:val="toc 1"/>
    <w:basedOn w:val="Normal"/>
  </w:style>
</w:styles>
</file>

<file path=word/_rels/document.xml.rels><?xml version='1.0' encoding='UTF-8' standalone='yes'?>
<Relationships xmlns="http://schemas.openxmlformats.org/package/2006/relationships"><Relationship Id="styles" Target="styles.xml" Type="http://schemas.openxmlformats.org/officeDocument/2006/relationships/styles"/><Relationship Id="numbering" Target="numbering.xml" Type="http://schemas.openxmlformats.org/officeDocument/2006/relationships/numbering"/><Relationship Id="image1" Target="media/architecture.png" Type="http://schemas.openxmlformats.org/officeDocument/2006/relationships/image"/><Relationship Id="link1" Target="https://example.org/doclint-test" Type="http://schemas.openxmlformats.org/officeDocument/2006/relationships/hyperlink" TargetMode="External"/><Relationship Id="footnotes" Target="footnotes.xml" Type="http://schemas.openxmlformats.org/officeDocument/2006/relationships/footnotes"/><Relationship Id="endnotes" Target="endnotes.xml" Type="http://schemas.openxmlformats.org/officeDocument/2006/relationships/endnotes"/><Relationship Id="comments" Target="comments.xml" Type="http://schemas.openxmlformats.org/officeDocument/2006/relationships/comments"/><Relationship Id="header" Target="header1.xml" Type="http://schemas.openxmlformats.org/officeDocument/2006/relationships/header"/><Relationship Id="footer" Target="footer1.xml" Type="http://schemas.openxmlformats.org/officeDocument/2006/relationships/footer"/></Relationships>
</file>